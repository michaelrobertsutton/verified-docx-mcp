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FBAF4" w14:textId="77777777" w:rsidR="00CB7F5E" w:rsidRDefault="00CB7F5E" w:rsidP="00CB7F5E">
      <w:pPr>
        <w:pStyle w:val="Heading1"/>
      </w:pPr>
      <w:commentRangeStart w:id="0"/>
      <w:commentRangeStart w:id="1"/>
      <w:r>
        <w:t>Overview</w:t>
      </w:r>
      <w:commentRangeEnd w:id="0"/>
      <w:r w:rsidR="00812B71">
        <w:rPr>
          <w:rStyle w:val="CommentReference"/>
          <w:sz w:val="40"/>
          <w:szCs w:val="40"/>
        </w:rPr>
        <w:commentReference w:id="0"/>
      </w:r>
      <w:commentRangeEnd w:id="1"/>
      <w:r w:rsidR="00812B71">
        <w:rPr>
          <w:rStyle w:val="CommentReference"/>
          <w:sz w:val="40"/>
          <w:szCs w:val="40"/>
        </w:rPr>
        <w:commentReference w:id="1"/>
      </w:r>
    </w:p>
    <w:p w14:paraId="5A43F5BC" w14:textId="77777777" w:rsidR="00CB7F5E" w:rsidRDefault="00CB7F5E">
      <w:r>
        <w:t>Some overview text.</w:t>
      </w:r>
    </w:p>
    <w:p w14:paraId="7C3717FE" w14:textId="77777777" w:rsidR="00CB7F5E" w:rsidRDefault="00CB7F5E" w:rsidP="00CB7F5E">
      <w:pPr>
        <w:pStyle w:val="Heading2"/>
      </w:pPr>
      <w:r>
        <w:t>Background</w:t>
      </w:r>
    </w:p>
    <w:p w14:paraId="68A05E49" w14:textId="77777777" w:rsidR="00CB7F5E" w:rsidRDefault="00CB7F5E">
      <w:commentRangeStart w:id="2"/>
      <w:commentRangeStart w:id="3"/>
      <w:r>
        <w:t>Background text</w:t>
      </w:r>
      <w:commentRangeEnd w:id="2"/>
      <w:r w:rsidR="00812B71">
        <w:rPr>
          <w:rStyle w:val="CommentReference"/>
          <w:sz w:val="24"/>
          <w:szCs w:val="24"/>
        </w:rPr>
        <w:commentReference w:id="2"/>
      </w:r>
      <w:commentRangeEnd w:id="3"/>
      <w:r w:rsidR="00812B71">
        <w:rPr>
          <w:rStyle w:val="CommentReference"/>
          <w:sz w:val="24"/>
          <w:szCs w:val="24"/>
        </w:rPr>
        <w:commentReference w:id="3"/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3"/>
        <w:gridCol w:w="1384"/>
      </w:tblGrid>
      <w:tr w:rsidR="009417F3" w14:paraId="2CA3EB30" w14:textId="77777777">
        <w:tc>
          <w:tcPr>
            <w:tcW w:w="0" w:type="auto"/>
          </w:tcPr>
          <w:p w14:paraId="6B4E0FD3" w14:textId="77777777" w:rsidR="009417F3" w:rsidRDefault="00000000">
            <w:r>
              <w:t>H1</w:t>
            </w:r>
          </w:p>
        </w:tc>
        <w:tc>
          <w:tcPr>
            <w:tcW w:w="0" w:type="auto"/>
          </w:tcPr>
          <w:p w14:paraId="2CC214C7" w14:textId="77777777" w:rsidR="009417F3" w:rsidRDefault="00000000">
            <w:r>
              <w:t>H2</w:t>
            </w:r>
          </w:p>
        </w:tc>
      </w:tr>
      <w:tr w:rsidR="009417F3" w14:paraId="7354CEE1" w14:textId="77777777">
        <w:tc>
          <w:tcPr>
            <w:tcW w:w="0" w:type="auto"/>
            <w:vMerge w:val="restart"/>
          </w:tcPr>
          <w:p w14:paraId="27826290" w14:textId="77777777" w:rsidR="009417F3" w:rsidRDefault="00000000">
            <w:r>
              <w:t>Merged down</w:t>
            </w:r>
          </w:p>
        </w:tc>
        <w:tc>
          <w:tcPr>
            <w:tcW w:w="0" w:type="auto"/>
          </w:tcPr>
          <w:p w14:paraId="500BE4C9" w14:textId="77777777" w:rsidR="009417F3" w:rsidRDefault="00000000">
            <w:r>
              <w:t>B2</w:t>
            </w:r>
          </w:p>
        </w:tc>
      </w:tr>
      <w:tr w:rsidR="009417F3" w14:paraId="6C96377A" w14:textId="77777777">
        <w:tc>
          <w:tcPr>
            <w:tcW w:w="0" w:type="auto"/>
            <w:vMerge/>
          </w:tcPr>
          <w:p w14:paraId="1791821B" w14:textId="77777777" w:rsidR="009417F3" w:rsidRDefault="009417F3"/>
        </w:tc>
        <w:tc>
          <w:tcPr>
            <w:tcW w:w="0" w:type="auto"/>
          </w:tcPr>
          <w:p w14:paraId="4438FCBB" w14:textId="77777777" w:rsidR="009417F3" w:rsidRDefault="00000000">
            <w:r>
              <w:t>B3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58"/>
            </w:tblGrid>
            <w:tr w:rsidR="009417F3" w14:paraId="31B93329" w14:textId="77777777">
              <w:tc>
                <w:tcPr>
                  <w:tcW w:w="0" w:type="auto"/>
                </w:tcPr>
                <w:p w14:paraId="5944713E" w14:textId="77777777" w:rsidR="009417F3" w:rsidRDefault="00000000">
                  <w:r>
                    <w:t>Nested A</w:t>
                  </w:r>
                </w:p>
              </w:tc>
            </w:tr>
            <w:tr w:rsidR="009417F3" w14:paraId="15AAE546" w14:textId="77777777">
              <w:tc>
                <w:tcPr>
                  <w:tcW w:w="0" w:type="auto"/>
                </w:tcPr>
                <w:p w14:paraId="28EC8B5B" w14:textId="77777777" w:rsidR="009417F3" w:rsidRDefault="00000000">
                  <w:r>
                    <w:t>Nested B</w:t>
                  </w:r>
                </w:p>
              </w:tc>
            </w:tr>
          </w:tbl>
          <w:p w14:paraId="582A5F48" w14:textId="77777777" w:rsidR="009417F3" w:rsidRDefault="009417F3"/>
        </w:tc>
      </w:tr>
      <w:tr w:rsidR="009417F3" w14:paraId="4A476E09" w14:textId="77777777">
        <w:tc>
          <w:tcPr>
            <w:tcW w:w="0" w:type="auto"/>
            <w:gridSpan w:val="2"/>
          </w:tcPr>
          <w:p w14:paraId="59DB39DB" w14:textId="77777777" w:rsidR="009417F3" w:rsidRDefault="00000000">
            <w:r>
              <w:t>Spanned row</w:t>
            </w:r>
          </w:p>
        </w:tc>
      </w:tr>
    </w:tbl>
    <w:p w14:paraId="31552331" w14:textId="77777777" w:rsidR="00CB7F5E" w:rsidRDefault="00CB7F5E" w:rsidP="00CB7F5E">
      <w:pPr>
        <w:pStyle w:val="Heading1"/>
      </w:pPr>
      <w:r>
        <w:t>Next Steps</w:t>
      </w:r>
    </w:p>
    <w:p w14:paraId="2A33D310" w14:textId="5671F477" w:rsidR="006F01C6" w:rsidRDefault="00CB7F5E">
      <w:r>
        <w:t xml:space="preserve">Next </w:t>
      </w:r>
      <w:ins w:id="4" w:author="Michael Sutton" w:date="2026-10-29T20:06:00Z" w16du:dateUtc="2026-10-30T00:06:00Z">
        <w:r w:rsidR="00812B71" w:rsidRPr="00812B71">
          <w:rPr>
            <w:rFonts w:ascii="Aptos" w:hAnsi="Aptos"/>
            <w:color w:val="000000"/>
            <w:rPrChange w:id="5" w:author="Michael Sutton" w:date="2026-10-29T20:06:00Z" w16du:dateUtc="2026-10-30T00:06:00Z">
              <w:rPr/>
            </w:rPrChange>
          </w:rPr>
          <w:t>phase</w:t>
        </w:r>
      </w:ins>
      <w:del w:id="6" w:author="Michael Sutton" w:date="2026-10-29T20:06:00Z" w16du:dateUtc="2026-10-30T00:06:00Z">
        <w:r w:rsidDel="00812B71">
          <w:delText>steps</w:delText>
        </w:r>
      </w:del>
      <w:r>
        <w:t xml:space="preserve"> text.</w: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hael Sutton" w:date="2026-10-29T20:06:00Z" w:initials="MS">
    <w:p w14:paraId="3FADA680" w14:textId="45C922A5" w:rsidR="00812B71" w:rsidRDefault="00812B71">
      <w:pPr>
        <w:pStyle w:val="CommentText"/>
      </w:pPr>
      <w:r>
        <w:rPr>
          <w:rStyle w:val="CommentReference"/>
        </w:rPr>
        <w:annotationRef/>
      </w:r>
      <w:r>
        <w:t>Root comment one</w:t>
      </w:r>
    </w:p>
  </w:comment>
  <w:comment w:id="1" w:author="Michael Sutton" w:date="2026-10-29T20:06:00Z" w:initials="MS">
    <w:p w14:paraId="667E31A7" w14:textId="4D5238A2" w:rsidR="00812B71" w:rsidRDefault="00812B71">
      <w:pPr>
        <w:pStyle w:val="CommentText"/>
      </w:pPr>
      <w:r>
        <w:rPr>
          <w:rStyle w:val="CommentReference"/>
        </w:rPr>
        <w:annotationRef/>
      </w:r>
      <w:r>
        <w:t>Reply to one</w:t>
      </w:r>
    </w:p>
  </w:comment>
  <w:comment w:id="2" w:author="Michael Sutton" w:date="2026-10-29T20:06:00Z" w:initials="MS">
    <w:p w14:paraId="37317D53" w14:textId="55FAD057" w:rsidR="00812B71" w:rsidRDefault="00812B71">
      <w:pPr>
        <w:pStyle w:val="CommentText"/>
      </w:pPr>
      <w:r>
        <w:rPr>
          <w:rStyle w:val="CommentReference"/>
        </w:rPr>
        <w:annotationRef/>
      </w:r>
      <w:r>
        <w:t>Root comment two</w:t>
      </w:r>
    </w:p>
  </w:comment>
  <w:comment w:id="3" w:author="Michael Sutton" w:date="2026-10-29T20:06:00Z" w:initials="MS">
    <w:p w14:paraId="67FACF41" w14:textId="10AFA573" w:rsidR="00812B71" w:rsidRDefault="00812B71">
      <w:pPr>
        <w:pStyle w:val="CommentText"/>
      </w:pPr>
      <w:r>
        <w:rPr>
          <w:rStyle w:val="CommentReference"/>
        </w:rPr>
        <w:annotationRef/>
      </w:r>
      <w:r>
        <w:t>Reply to two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FADA680" w15:done="0"/>
  <w15:commentEx w15:paraId="667E31A7" w15:paraIdParent="3FADA680" w15:done="0"/>
  <w15:commentEx w15:paraId="37317D53" w15:done="1"/>
  <w15:commentEx w15:paraId="67FACF41" w15:paraIdParent="37317D5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DA64B7A" w16cex:dateUtc="2026-10-30T00:06:00Z"/>
  <w16cex:commentExtensible w16cex:durableId="4176B46E" w16cex:dateUtc="2026-10-30T00:06:00Z"/>
  <w16cex:commentExtensible w16cex:durableId="6E25B6AE" w16cex:dateUtc="2026-10-30T00:06:00Z"/>
  <w16cex:commentExtensible w16cex:durableId="721E0218" w16cex:dateUtc="2026-10-30T00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FADA680" w16cid:durableId="3DA64B7A"/>
  <w16cid:commentId w16cid:paraId="667E31A7" w16cid:durableId="4176B46E"/>
  <w16cid:commentId w16cid:paraId="37317D53" w16cid:durableId="6E25B6AE"/>
  <w16cid:commentId w16cid:paraId="67FACF41" w16cid:durableId="721E021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hael Sutton">
    <w15:presenceInfo w15:providerId="AD" w15:userId="S::msutton@skywarditsolutions.com::2bc6b49a-9694-4984-a2f3-fe27ae17aa9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5E"/>
    <w:rsid w:val="002C4CD6"/>
    <w:rsid w:val="003E6ED8"/>
    <w:rsid w:val="00551880"/>
    <w:rsid w:val="006F01C6"/>
    <w:rsid w:val="00812B71"/>
    <w:rsid w:val="009417F3"/>
    <w:rsid w:val="00AA28F4"/>
    <w:rsid w:val="00CB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84C14"/>
  <w15:chartTrackingRefBased/>
  <w15:docId w15:val="{8C361A0C-1A7B-D145-8E91-FC3283EC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F5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12B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2B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2B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B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B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CA484E3-9ED2-DC4C-BA69-57BA4461C92F}">
  <we:reference id="d7243f65-6b35-4169-8276-c45fa0a7a95a" version="0.1.0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130</Characters>
  <Application>Microsoft Office Word</Application>
  <DocSecurity>0</DocSecurity>
  <Lines>18</Lines>
  <Paragraphs>17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2</cp:revision>
  <dcterms:created xsi:type="dcterms:W3CDTF">2026-09-10T21:02:00Z</dcterms:created>
  <dcterms:modified xsi:type="dcterms:W3CDTF">2026-10-30T00:06:00Z</dcterms:modified>
</cp:coreProperties>
</file>