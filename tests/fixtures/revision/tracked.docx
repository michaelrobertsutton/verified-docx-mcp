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48D67" w14:textId="290442D7" w:rsidR="006F01C6" w:rsidRDefault="00507D31">
      <w:r>
        <w:t>This</w:t>
      </w:r>
      <w:ins w:id="0" w:author="Michael Sutton" w:date="2026-09-10T17:17:00Z" w16du:dateUtc="2026-09-10T21:17:00Z">
        <w:r w:rsidR="002D3DAC">
          <w:t>X</w:t>
        </w:r>
      </w:ins>
      <w:r>
        <w:t xml:space="preserve"> is t</w:t>
      </w:r>
      <w:del w:id="1" w:author="Michael Sutton" w:date="2026-09-10T17:17:00Z" w16du:dateUtc="2026-09-10T21:17:00Z">
        <w:r w:rsidDel="002D3DAC">
          <w:delText>he re</w:delText>
        </w:r>
      </w:del>
      <w:r>
        <w:t>vision-token base fixture. It has some stable text that should not change across an open-and-resave cycle with no edits.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1"/>
    <w:rsid w:val="002D3DAC"/>
    <w:rsid w:val="003E6ED8"/>
    <w:rsid w:val="00507D31"/>
    <w:rsid w:val="00551880"/>
    <w:rsid w:val="006F01C6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AA69"/>
  <w15:chartTrackingRefBased/>
  <w15:docId w15:val="{6AC171DC-EE69-EC4E-8A28-91D6441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112</Characters>
  <Application>Microsoft Office Word</Application>
  <DocSecurity>0</DocSecurity>
  <Lines>2</Lines>
  <Paragraphs>3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2026-09-10T21:17:00Z</dcterms:created>
  <dcterms:modified xsi:type="dcterms:W3CDTF">2026-09-10T21:17:00Z</dcterms:modified>
</cp:coreProperties>
</file>